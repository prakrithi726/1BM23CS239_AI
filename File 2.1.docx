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1st September,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Program Title:</w:t>
      </w:r>
      <w:r w:rsidDel="00000000" w:rsidR="00000000" w:rsidRPr="00000000">
        <w:rPr>
          <w:rtl w:val="0"/>
        </w:rPr>
        <w:t xml:space="preserve"> 8-Puzzle Program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Name: Prakrithi Jain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sdt>
        <w:sdtPr>
          <w:id w:val="9818676"/>
          <w:tag w:val="goog_rdk_1"/>
        </w:sdtPr>
        <w:sdtContent>
          <w:ins w:author="Prakrithi Jain" w:id="0" w:date="2025-09-01T09:56:07Z"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943600" cy="7924800"/>
                  <wp:effectExtent b="0" l="0" r="0" t="0"/>
                  <wp:docPr id="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rtl w:val="0"/>
              </w:rPr>
              <w:t xml:space="preserve">   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sdt>
        <w:sdtPr>
          <w:id w:val="-2021024778"/>
          <w:tag w:val="goog_rdk_3"/>
        </w:sdtPr>
        <w:sdtContent>
          <w:ins w:author="Prakrithi Jain" w:id="1" w:date="2025-09-01T09:56:42Z"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5943600" cy="7924800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2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sdt>
      <w:sdtPr>
        <w:id w:val="1039205091"/>
        <w:tag w:val="goog_rdk_7"/>
      </w:sdtPr>
      <w:sdtContent>
        <w:p w:rsidR="00000000" w:rsidDel="00000000" w:rsidP="00000000" w:rsidRDefault="00000000" w:rsidRPr="00000000" w14:paraId="0000000D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2012373349"/>
              <w:tag w:val="goog_rdk_5"/>
            </w:sdtPr>
            <w:sdtContent>
              <w:ins w:author="Prakrithi Jain" w:id="2" w:date="2025-09-01T09:57:35Z"/>
              <w:sdt>
                <w:sdtPr>
                  <w:id w:val="1609098452"/>
                  <w:tag w:val="goog_rdk_6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import heapq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937496240"/>
        <w:tag w:val="goog_rdk_9"/>
      </w:sdtPr>
      <w:sdtContent>
        <w:p w:rsidR="00000000" w:rsidDel="00000000" w:rsidP="00000000" w:rsidRDefault="00000000" w:rsidRPr="00000000" w14:paraId="0000000E">
          <w:pPr>
            <w:rPr>
              <w:ins w:author="Prakrithi Jain" w:id="2" w:date="2025-09-01T09:57:35Z"/>
              <w:b w:val="1"/>
            </w:rPr>
          </w:pPr>
          <w:sdt>
            <w:sdtPr>
              <w:id w:val="-135394203"/>
              <w:tag w:val="goog_rdk_8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586877366"/>
        <w:tag w:val="goog_rdk_12"/>
      </w:sdtPr>
      <w:sdtContent>
        <w:p w:rsidR="00000000" w:rsidDel="00000000" w:rsidP="00000000" w:rsidRDefault="00000000" w:rsidRPr="00000000" w14:paraId="0000000F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063002139"/>
              <w:tag w:val="goog_rdk_10"/>
            </w:sdtPr>
            <w:sdtContent>
              <w:ins w:author="Prakrithi Jain" w:id="2" w:date="2025-09-01T09:57:35Z"/>
              <w:sdt>
                <w:sdtPr>
                  <w:id w:val="-1112780938"/>
                  <w:tag w:val="goog_rdk_1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Goal state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161192382"/>
        <w:tag w:val="goog_rdk_15"/>
      </w:sdtPr>
      <w:sdtContent>
        <w:p w:rsidR="00000000" w:rsidDel="00000000" w:rsidP="00000000" w:rsidRDefault="00000000" w:rsidRPr="00000000" w14:paraId="00000010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913147753"/>
              <w:tag w:val="goog_rdk_13"/>
            </w:sdtPr>
            <w:sdtContent>
              <w:ins w:author="Prakrithi Jain" w:id="2" w:date="2025-09-01T09:57:35Z"/>
              <w:sdt>
                <w:sdtPr>
                  <w:id w:val="-589409622"/>
                  <w:tag w:val="goog_rdk_1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GOAL_STATE = [[1,2,3],[4,5,6],[7,8,0]]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837968503"/>
        <w:tag w:val="goog_rdk_17"/>
      </w:sdtPr>
      <w:sdtContent>
        <w:p w:rsidR="00000000" w:rsidDel="00000000" w:rsidP="00000000" w:rsidRDefault="00000000" w:rsidRPr="00000000" w14:paraId="00000011">
          <w:pPr>
            <w:rPr>
              <w:ins w:author="Prakrithi Jain" w:id="2" w:date="2025-09-01T09:57:35Z"/>
              <w:b w:val="1"/>
            </w:rPr>
          </w:pPr>
          <w:sdt>
            <w:sdtPr>
              <w:id w:val="-992890950"/>
              <w:tag w:val="goog_rdk_16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345250610"/>
        <w:tag w:val="goog_rdk_20"/>
      </w:sdtPr>
      <w:sdtContent>
        <w:p w:rsidR="00000000" w:rsidDel="00000000" w:rsidP="00000000" w:rsidRDefault="00000000" w:rsidRPr="00000000" w14:paraId="00000012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154961754"/>
              <w:tag w:val="goog_rdk_18"/>
            </w:sdtPr>
            <w:sdtContent>
              <w:ins w:author="Prakrithi Jain" w:id="2" w:date="2025-09-01T09:57:35Z"/>
              <w:sdt>
                <w:sdtPr>
                  <w:id w:val="-819519079"/>
                  <w:tag w:val="goog_rdk_19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Helper to flatten 2D list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2037506724"/>
        <w:tag w:val="goog_rdk_23"/>
      </w:sdtPr>
      <w:sdtContent>
        <w:p w:rsidR="00000000" w:rsidDel="00000000" w:rsidP="00000000" w:rsidRDefault="00000000" w:rsidRPr="00000000" w14:paraId="00000013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764037093"/>
              <w:tag w:val="goog_rdk_21"/>
            </w:sdtPr>
            <w:sdtContent>
              <w:ins w:author="Prakrithi Jain" w:id="2" w:date="2025-09-01T09:57:35Z"/>
              <w:sdt>
                <w:sdtPr>
                  <w:id w:val="-391784366"/>
                  <w:tag w:val="goog_rdk_2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def flatten(state):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935665162"/>
        <w:tag w:val="goog_rdk_26"/>
      </w:sdtPr>
      <w:sdtContent>
        <w:p w:rsidR="00000000" w:rsidDel="00000000" w:rsidP="00000000" w:rsidRDefault="00000000" w:rsidRPr="00000000" w14:paraId="00000014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24854656"/>
              <w:tag w:val="goog_rdk_24"/>
            </w:sdtPr>
            <w:sdtContent>
              <w:ins w:author="Prakrithi Jain" w:id="2" w:date="2025-09-01T09:57:35Z"/>
              <w:sdt>
                <w:sdtPr>
                  <w:id w:val="-1430365290"/>
                  <w:tag w:val="goog_rdk_2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return [num for row in state for num in row]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410004670"/>
        <w:tag w:val="goog_rdk_28"/>
      </w:sdtPr>
      <w:sdtContent>
        <w:p w:rsidR="00000000" w:rsidDel="00000000" w:rsidP="00000000" w:rsidRDefault="00000000" w:rsidRPr="00000000" w14:paraId="00000015">
          <w:pPr>
            <w:rPr>
              <w:ins w:author="Prakrithi Jain" w:id="2" w:date="2025-09-01T09:57:35Z"/>
              <w:b w:val="1"/>
            </w:rPr>
          </w:pPr>
          <w:sdt>
            <w:sdtPr>
              <w:id w:val="-812676827"/>
              <w:tag w:val="goog_rdk_27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791392259"/>
        <w:tag w:val="goog_rdk_31"/>
      </w:sdtPr>
      <w:sdtContent>
        <w:p w:rsidR="00000000" w:rsidDel="00000000" w:rsidP="00000000" w:rsidRDefault="00000000" w:rsidRPr="00000000" w14:paraId="00000016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521274945"/>
              <w:tag w:val="goog_rdk_29"/>
            </w:sdtPr>
            <w:sdtContent>
              <w:ins w:author="Prakrithi Jain" w:id="2" w:date="2025-09-01T09:57:35Z"/>
              <w:sdt>
                <w:sdtPr>
                  <w:id w:val="-1072118151"/>
                  <w:tag w:val="goog_rdk_3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Manhattan Distance Heuristic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626030884"/>
        <w:tag w:val="goog_rdk_34"/>
      </w:sdtPr>
      <w:sdtContent>
        <w:p w:rsidR="00000000" w:rsidDel="00000000" w:rsidP="00000000" w:rsidRDefault="00000000" w:rsidRPr="00000000" w14:paraId="00000017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74403806"/>
              <w:tag w:val="goog_rdk_32"/>
            </w:sdtPr>
            <w:sdtContent>
              <w:ins w:author="Prakrithi Jain" w:id="2" w:date="2025-09-01T09:57:35Z"/>
              <w:sdt>
                <w:sdtPr>
                  <w:id w:val="575844952"/>
                  <w:tag w:val="goog_rdk_33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def manhattan(state):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006423153"/>
        <w:tag w:val="goog_rdk_37"/>
      </w:sdtPr>
      <w:sdtContent>
        <w:p w:rsidR="00000000" w:rsidDel="00000000" w:rsidP="00000000" w:rsidRDefault="00000000" w:rsidRPr="00000000" w14:paraId="00000018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694243421"/>
              <w:tag w:val="goog_rdk_35"/>
            </w:sdtPr>
            <w:sdtContent>
              <w:ins w:author="Prakrithi Jain" w:id="2" w:date="2025-09-01T09:57:35Z"/>
              <w:sdt>
                <w:sdtPr>
                  <w:id w:val="-1572937453"/>
                  <w:tag w:val="goog_rdk_36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distance = 0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872321488"/>
        <w:tag w:val="goog_rdk_40"/>
      </w:sdtPr>
      <w:sdtContent>
        <w:p w:rsidR="00000000" w:rsidDel="00000000" w:rsidP="00000000" w:rsidRDefault="00000000" w:rsidRPr="00000000" w14:paraId="00000019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689042814"/>
              <w:tag w:val="goog_rdk_38"/>
            </w:sdtPr>
            <w:sdtContent>
              <w:ins w:author="Prakrithi Jain" w:id="2" w:date="2025-09-01T09:57:35Z"/>
              <w:sdt>
                <w:sdtPr>
                  <w:id w:val="703817419"/>
                  <w:tag w:val="goog_rdk_39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for i in range(3):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635961883"/>
        <w:tag w:val="goog_rdk_43"/>
      </w:sdtPr>
      <w:sdtContent>
        <w:p w:rsidR="00000000" w:rsidDel="00000000" w:rsidP="00000000" w:rsidRDefault="00000000" w:rsidRPr="00000000" w14:paraId="0000001A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791778493"/>
              <w:tag w:val="goog_rdk_41"/>
            </w:sdtPr>
            <w:sdtContent>
              <w:ins w:author="Prakrithi Jain" w:id="2" w:date="2025-09-01T09:57:35Z"/>
              <w:sdt>
                <w:sdtPr>
                  <w:id w:val="-1658023429"/>
                  <w:tag w:val="goog_rdk_4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for j in range(3):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921866072"/>
        <w:tag w:val="goog_rdk_46"/>
      </w:sdtPr>
      <w:sdtContent>
        <w:p w:rsidR="00000000" w:rsidDel="00000000" w:rsidP="00000000" w:rsidRDefault="00000000" w:rsidRPr="00000000" w14:paraId="0000001B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001485881"/>
              <w:tag w:val="goog_rdk_44"/>
            </w:sdtPr>
            <w:sdtContent>
              <w:ins w:author="Prakrithi Jain" w:id="2" w:date="2025-09-01T09:57:35Z"/>
              <w:sdt>
                <w:sdtPr>
                  <w:id w:val="-1288883795"/>
                  <w:tag w:val="goog_rdk_4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val = state[i][j]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512641022"/>
        <w:tag w:val="goog_rdk_49"/>
      </w:sdtPr>
      <w:sdtContent>
        <w:p w:rsidR="00000000" w:rsidDel="00000000" w:rsidP="00000000" w:rsidRDefault="00000000" w:rsidRPr="00000000" w14:paraId="0000001C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112495329"/>
              <w:tag w:val="goog_rdk_47"/>
            </w:sdtPr>
            <w:sdtContent>
              <w:ins w:author="Prakrithi Jain" w:id="2" w:date="2025-09-01T09:57:35Z"/>
              <w:sdt>
                <w:sdtPr>
                  <w:id w:val="1412395193"/>
                  <w:tag w:val="goog_rdk_4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if val != 0: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250568523"/>
        <w:tag w:val="goog_rdk_52"/>
      </w:sdtPr>
      <w:sdtContent>
        <w:p w:rsidR="00000000" w:rsidDel="00000000" w:rsidP="00000000" w:rsidRDefault="00000000" w:rsidRPr="00000000" w14:paraId="0000001D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929040381"/>
              <w:tag w:val="goog_rdk_50"/>
            </w:sdtPr>
            <w:sdtContent>
              <w:ins w:author="Prakrithi Jain" w:id="2" w:date="2025-09-01T09:57:35Z"/>
              <w:sdt>
                <w:sdtPr>
                  <w:id w:val="-2048377977"/>
                  <w:tag w:val="goog_rdk_5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    goal_x, goal_y = divmod(val - 1, 3)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240538294"/>
        <w:tag w:val="goog_rdk_55"/>
      </w:sdtPr>
      <w:sdtContent>
        <w:p w:rsidR="00000000" w:rsidDel="00000000" w:rsidP="00000000" w:rsidRDefault="00000000" w:rsidRPr="00000000" w14:paraId="0000001E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21040785"/>
              <w:tag w:val="goog_rdk_53"/>
            </w:sdtPr>
            <w:sdtContent>
              <w:ins w:author="Prakrithi Jain" w:id="2" w:date="2025-09-01T09:57:35Z"/>
              <w:sdt>
                <w:sdtPr>
                  <w:id w:val="551500699"/>
                  <w:tag w:val="goog_rdk_5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    distance += abs(goal_x - i) + abs(goal_y - j)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249349870"/>
        <w:tag w:val="goog_rdk_58"/>
      </w:sdtPr>
      <w:sdtContent>
        <w:p w:rsidR="00000000" w:rsidDel="00000000" w:rsidP="00000000" w:rsidRDefault="00000000" w:rsidRPr="00000000" w14:paraId="0000001F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935106014"/>
              <w:tag w:val="goog_rdk_56"/>
            </w:sdtPr>
            <w:sdtContent>
              <w:ins w:author="Prakrithi Jain" w:id="2" w:date="2025-09-01T09:57:35Z"/>
              <w:sdt>
                <w:sdtPr>
                  <w:id w:val="1050500171"/>
                  <w:tag w:val="goog_rdk_5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return distance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2114436147"/>
        <w:tag w:val="goog_rdk_60"/>
      </w:sdtPr>
      <w:sdtContent>
        <w:p w:rsidR="00000000" w:rsidDel="00000000" w:rsidP="00000000" w:rsidRDefault="00000000" w:rsidRPr="00000000" w14:paraId="00000020">
          <w:pPr>
            <w:rPr>
              <w:ins w:author="Prakrithi Jain" w:id="2" w:date="2025-09-01T09:57:35Z"/>
              <w:b w:val="1"/>
            </w:rPr>
          </w:pPr>
          <w:sdt>
            <w:sdtPr>
              <w:id w:val="-11994462"/>
              <w:tag w:val="goog_rdk_59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868558435"/>
        <w:tag w:val="goog_rdk_63"/>
      </w:sdtPr>
      <w:sdtContent>
        <w:p w:rsidR="00000000" w:rsidDel="00000000" w:rsidP="00000000" w:rsidRDefault="00000000" w:rsidRPr="00000000" w14:paraId="00000021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094694132"/>
              <w:tag w:val="goog_rdk_61"/>
            </w:sdtPr>
            <w:sdtContent>
              <w:ins w:author="Prakrithi Jain" w:id="2" w:date="2025-09-01T09:57:35Z"/>
              <w:sdt>
                <w:sdtPr>
                  <w:id w:val="-1911990357"/>
                  <w:tag w:val="goog_rdk_6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Find position of 0 (blank)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057846997"/>
        <w:tag w:val="goog_rdk_66"/>
      </w:sdtPr>
      <w:sdtContent>
        <w:p w:rsidR="00000000" w:rsidDel="00000000" w:rsidP="00000000" w:rsidRDefault="00000000" w:rsidRPr="00000000" w14:paraId="00000022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748184744"/>
              <w:tag w:val="goog_rdk_64"/>
            </w:sdtPr>
            <w:sdtContent>
              <w:ins w:author="Prakrithi Jain" w:id="2" w:date="2025-09-01T09:57:35Z"/>
              <w:sdt>
                <w:sdtPr>
                  <w:id w:val="-470242169"/>
                  <w:tag w:val="goog_rdk_6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def find_blank(state):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460214005"/>
        <w:tag w:val="goog_rdk_69"/>
      </w:sdtPr>
      <w:sdtContent>
        <w:p w:rsidR="00000000" w:rsidDel="00000000" w:rsidP="00000000" w:rsidRDefault="00000000" w:rsidRPr="00000000" w14:paraId="00000023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560015155"/>
              <w:tag w:val="goog_rdk_67"/>
            </w:sdtPr>
            <w:sdtContent>
              <w:ins w:author="Prakrithi Jain" w:id="2" w:date="2025-09-01T09:57:35Z"/>
              <w:sdt>
                <w:sdtPr>
                  <w:id w:val="1964630275"/>
                  <w:tag w:val="goog_rdk_6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for i in range(3):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456088694"/>
        <w:tag w:val="goog_rdk_72"/>
      </w:sdtPr>
      <w:sdtContent>
        <w:p w:rsidR="00000000" w:rsidDel="00000000" w:rsidP="00000000" w:rsidRDefault="00000000" w:rsidRPr="00000000" w14:paraId="00000024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59411436"/>
              <w:tag w:val="goog_rdk_70"/>
            </w:sdtPr>
            <w:sdtContent>
              <w:ins w:author="Prakrithi Jain" w:id="2" w:date="2025-09-01T09:57:35Z"/>
              <w:sdt>
                <w:sdtPr>
                  <w:id w:val="1613648768"/>
                  <w:tag w:val="goog_rdk_7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for j in range(3):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598353694"/>
        <w:tag w:val="goog_rdk_75"/>
      </w:sdtPr>
      <w:sdtContent>
        <w:p w:rsidR="00000000" w:rsidDel="00000000" w:rsidP="00000000" w:rsidRDefault="00000000" w:rsidRPr="00000000" w14:paraId="00000025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611036347"/>
              <w:tag w:val="goog_rdk_73"/>
            </w:sdtPr>
            <w:sdtContent>
              <w:ins w:author="Prakrithi Jain" w:id="2" w:date="2025-09-01T09:57:35Z"/>
              <w:sdt>
                <w:sdtPr>
                  <w:id w:val="-123966173"/>
                  <w:tag w:val="goog_rdk_7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if state[i][j] == 0: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861258926"/>
        <w:tag w:val="goog_rdk_78"/>
      </w:sdtPr>
      <w:sdtContent>
        <w:p w:rsidR="00000000" w:rsidDel="00000000" w:rsidP="00000000" w:rsidRDefault="00000000" w:rsidRPr="00000000" w14:paraId="00000026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908488972"/>
              <w:tag w:val="goog_rdk_76"/>
            </w:sdtPr>
            <w:sdtContent>
              <w:ins w:author="Prakrithi Jain" w:id="2" w:date="2025-09-01T09:57:35Z"/>
              <w:sdt>
                <w:sdtPr>
                  <w:id w:val="-1176221805"/>
                  <w:tag w:val="goog_rdk_7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    return i, j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2015554304"/>
        <w:tag w:val="goog_rdk_80"/>
      </w:sdtPr>
      <w:sdtContent>
        <w:p w:rsidR="00000000" w:rsidDel="00000000" w:rsidP="00000000" w:rsidRDefault="00000000" w:rsidRPr="00000000" w14:paraId="00000027">
          <w:pPr>
            <w:rPr>
              <w:ins w:author="Prakrithi Jain" w:id="2" w:date="2025-09-01T09:57:35Z"/>
              <w:b w:val="1"/>
            </w:rPr>
          </w:pPr>
          <w:sdt>
            <w:sdtPr>
              <w:id w:val="1170765185"/>
              <w:tag w:val="goog_rdk_79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633589889"/>
        <w:tag w:val="goog_rdk_83"/>
      </w:sdtPr>
      <w:sdtContent>
        <w:p w:rsidR="00000000" w:rsidDel="00000000" w:rsidP="00000000" w:rsidRDefault="00000000" w:rsidRPr="00000000" w14:paraId="00000028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2045943326"/>
              <w:tag w:val="goog_rdk_81"/>
            </w:sdtPr>
            <w:sdtContent>
              <w:ins w:author="Prakrithi Jain" w:id="2" w:date="2025-09-01T09:57:35Z"/>
              <w:sdt>
                <w:sdtPr>
                  <w:id w:val="-926712240"/>
                  <w:tag w:val="goog_rdk_8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Generate possible moves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096068993"/>
        <w:tag w:val="goog_rdk_86"/>
      </w:sdtPr>
      <w:sdtContent>
        <w:p w:rsidR="00000000" w:rsidDel="00000000" w:rsidP="00000000" w:rsidRDefault="00000000" w:rsidRPr="00000000" w14:paraId="00000029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512927774"/>
              <w:tag w:val="goog_rdk_84"/>
            </w:sdtPr>
            <w:sdtContent>
              <w:ins w:author="Prakrithi Jain" w:id="2" w:date="2025-09-01T09:57:35Z"/>
              <w:sdt>
                <w:sdtPr>
                  <w:id w:val="1929791899"/>
                  <w:tag w:val="goog_rdk_8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def get_neighbors(state):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025348790"/>
        <w:tag w:val="goog_rdk_89"/>
      </w:sdtPr>
      <w:sdtContent>
        <w:p w:rsidR="00000000" w:rsidDel="00000000" w:rsidP="00000000" w:rsidRDefault="00000000" w:rsidRPr="00000000" w14:paraId="0000002A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99433380"/>
              <w:tag w:val="goog_rdk_87"/>
            </w:sdtPr>
            <w:sdtContent>
              <w:ins w:author="Prakrithi Jain" w:id="2" w:date="2025-09-01T09:57:35Z"/>
              <w:sdt>
                <w:sdtPr>
                  <w:id w:val="-1452987753"/>
                  <w:tag w:val="goog_rdk_8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x, y = find_blank(state)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048796148"/>
        <w:tag w:val="goog_rdk_92"/>
      </w:sdtPr>
      <w:sdtContent>
        <w:p w:rsidR="00000000" w:rsidDel="00000000" w:rsidP="00000000" w:rsidRDefault="00000000" w:rsidRPr="00000000" w14:paraId="0000002B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3030300"/>
              <w:tag w:val="goog_rdk_90"/>
            </w:sdtPr>
            <w:sdtContent>
              <w:ins w:author="Prakrithi Jain" w:id="2" w:date="2025-09-01T09:57:35Z"/>
              <w:sdt>
                <w:sdtPr>
                  <w:id w:val="-1076172679"/>
                  <w:tag w:val="goog_rdk_9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moves = []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595481523"/>
        <w:tag w:val="goog_rdk_95"/>
      </w:sdtPr>
      <w:sdtContent>
        <w:p w:rsidR="00000000" w:rsidDel="00000000" w:rsidP="00000000" w:rsidRDefault="00000000" w:rsidRPr="00000000" w14:paraId="0000002C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42101099"/>
              <w:tag w:val="goog_rdk_93"/>
            </w:sdtPr>
            <w:sdtContent>
              <w:ins w:author="Prakrithi Jain" w:id="2" w:date="2025-09-01T09:57:35Z"/>
              <w:sdt>
                <w:sdtPr>
                  <w:id w:val="1390284292"/>
                  <w:tag w:val="goog_rdk_9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directions = [(-1,0),(1,0),(0,-1),(0,1)]  # up, down, left, right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908818394"/>
        <w:tag w:val="goog_rdk_98"/>
      </w:sdtPr>
      <w:sdtContent>
        <w:p w:rsidR="00000000" w:rsidDel="00000000" w:rsidP="00000000" w:rsidRDefault="00000000" w:rsidRPr="00000000" w14:paraId="0000002D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229824970"/>
              <w:tag w:val="goog_rdk_96"/>
            </w:sdtPr>
            <w:sdtContent>
              <w:ins w:author="Prakrithi Jain" w:id="2" w:date="2025-09-01T09:57:35Z"/>
              <w:sdt>
                <w:sdtPr>
                  <w:id w:val="-354432026"/>
                  <w:tag w:val="goog_rdk_9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for dx, dy in directions: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872155139"/>
        <w:tag w:val="goog_rdk_101"/>
      </w:sdtPr>
      <w:sdtContent>
        <w:p w:rsidR="00000000" w:rsidDel="00000000" w:rsidP="00000000" w:rsidRDefault="00000000" w:rsidRPr="00000000" w14:paraId="0000002E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96649457"/>
              <w:tag w:val="goog_rdk_99"/>
            </w:sdtPr>
            <w:sdtContent>
              <w:ins w:author="Prakrithi Jain" w:id="2" w:date="2025-09-01T09:57:35Z"/>
              <w:sdt>
                <w:sdtPr>
                  <w:id w:val="-812226922"/>
                  <w:tag w:val="goog_rdk_10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nx, ny = x + dx, y + dy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494449388"/>
        <w:tag w:val="goog_rdk_104"/>
      </w:sdtPr>
      <w:sdtContent>
        <w:p w:rsidR="00000000" w:rsidDel="00000000" w:rsidP="00000000" w:rsidRDefault="00000000" w:rsidRPr="00000000" w14:paraId="0000002F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835240826"/>
              <w:tag w:val="goog_rdk_102"/>
            </w:sdtPr>
            <w:sdtContent>
              <w:ins w:author="Prakrithi Jain" w:id="2" w:date="2025-09-01T09:57:35Z"/>
              <w:sdt>
                <w:sdtPr>
                  <w:id w:val="1123367090"/>
                  <w:tag w:val="goog_rdk_103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if 0 &lt;= nx &lt; 3 and 0 &lt;= ny &lt; 3: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625622780"/>
        <w:tag w:val="goog_rdk_107"/>
      </w:sdtPr>
      <w:sdtContent>
        <w:p w:rsidR="00000000" w:rsidDel="00000000" w:rsidP="00000000" w:rsidRDefault="00000000" w:rsidRPr="00000000" w14:paraId="00000030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897674546"/>
              <w:tag w:val="goog_rdk_105"/>
            </w:sdtPr>
            <w:sdtContent>
              <w:ins w:author="Prakrithi Jain" w:id="2" w:date="2025-09-01T09:57:35Z"/>
              <w:sdt>
                <w:sdtPr>
                  <w:id w:val="-1242283261"/>
                  <w:tag w:val="goog_rdk_106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new_state = [row[:] for row in state]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384679636"/>
        <w:tag w:val="goog_rdk_110"/>
      </w:sdtPr>
      <w:sdtContent>
        <w:p w:rsidR="00000000" w:rsidDel="00000000" w:rsidP="00000000" w:rsidRDefault="00000000" w:rsidRPr="00000000" w14:paraId="00000031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199616248"/>
              <w:tag w:val="goog_rdk_108"/>
            </w:sdtPr>
            <w:sdtContent>
              <w:ins w:author="Prakrithi Jain" w:id="2" w:date="2025-09-01T09:57:35Z"/>
              <w:sdt>
                <w:sdtPr>
                  <w:id w:val="-343323304"/>
                  <w:tag w:val="goog_rdk_109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new_state[x][y], new_state[nx][ny] = new_state[nx][ny], new_state[x][y]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566661306"/>
        <w:tag w:val="goog_rdk_113"/>
      </w:sdtPr>
      <w:sdtContent>
        <w:p w:rsidR="00000000" w:rsidDel="00000000" w:rsidP="00000000" w:rsidRDefault="00000000" w:rsidRPr="00000000" w14:paraId="00000032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777192693"/>
              <w:tag w:val="goog_rdk_111"/>
            </w:sdtPr>
            <w:sdtContent>
              <w:ins w:author="Prakrithi Jain" w:id="2" w:date="2025-09-01T09:57:35Z"/>
              <w:sdt>
                <w:sdtPr>
                  <w:id w:val="1752471012"/>
                  <w:tag w:val="goog_rdk_11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moves.append(new_state)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692814886"/>
        <w:tag w:val="goog_rdk_116"/>
      </w:sdtPr>
      <w:sdtContent>
        <w:p w:rsidR="00000000" w:rsidDel="00000000" w:rsidP="00000000" w:rsidRDefault="00000000" w:rsidRPr="00000000" w14:paraId="00000033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690764655"/>
              <w:tag w:val="goog_rdk_114"/>
            </w:sdtPr>
            <w:sdtContent>
              <w:ins w:author="Prakrithi Jain" w:id="2" w:date="2025-09-01T09:57:35Z"/>
              <w:sdt>
                <w:sdtPr>
                  <w:id w:val="12784362"/>
                  <w:tag w:val="goog_rdk_11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return moves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26291786"/>
        <w:tag w:val="goog_rdk_118"/>
      </w:sdtPr>
      <w:sdtContent>
        <w:p w:rsidR="00000000" w:rsidDel="00000000" w:rsidP="00000000" w:rsidRDefault="00000000" w:rsidRPr="00000000" w14:paraId="00000034">
          <w:pPr>
            <w:rPr>
              <w:ins w:author="Prakrithi Jain" w:id="2" w:date="2025-09-01T09:57:35Z"/>
              <w:b w:val="1"/>
            </w:rPr>
          </w:pPr>
          <w:sdt>
            <w:sdtPr>
              <w:id w:val="-447326371"/>
              <w:tag w:val="goog_rdk_117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825172301"/>
        <w:tag w:val="goog_rdk_121"/>
      </w:sdtPr>
      <w:sdtContent>
        <w:p w:rsidR="00000000" w:rsidDel="00000000" w:rsidP="00000000" w:rsidRDefault="00000000" w:rsidRPr="00000000" w14:paraId="00000035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893318121"/>
              <w:tag w:val="goog_rdk_119"/>
            </w:sdtPr>
            <w:sdtContent>
              <w:ins w:author="Prakrithi Jain" w:id="2" w:date="2025-09-01T09:57:35Z"/>
              <w:sdt>
                <w:sdtPr>
                  <w:id w:val="2074338183"/>
                  <w:tag w:val="goog_rdk_12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A* Search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606364412"/>
        <w:tag w:val="goog_rdk_124"/>
      </w:sdtPr>
      <w:sdtContent>
        <w:p w:rsidR="00000000" w:rsidDel="00000000" w:rsidP="00000000" w:rsidRDefault="00000000" w:rsidRPr="00000000" w14:paraId="00000036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753308712"/>
              <w:tag w:val="goog_rdk_122"/>
            </w:sdtPr>
            <w:sdtContent>
              <w:ins w:author="Prakrithi Jain" w:id="2" w:date="2025-09-01T09:57:35Z"/>
              <w:sdt>
                <w:sdtPr>
                  <w:id w:val="-1945772491"/>
                  <w:tag w:val="goog_rdk_123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def a_star(start):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790587096"/>
        <w:tag w:val="goog_rdk_127"/>
      </w:sdtPr>
      <w:sdtContent>
        <w:p w:rsidR="00000000" w:rsidDel="00000000" w:rsidP="00000000" w:rsidRDefault="00000000" w:rsidRPr="00000000" w14:paraId="00000037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662588417"/>
              <w:tag w:val="goog_rdk_125"/>
            </w:sdtPr>
            <w:sdtContent>
              <w:ins w:author="Prakrithi Jain" w:id="2" w:date="2025-09-01T09:57:35Z"/>
              <w:sdt>
                <w:sdtPr>
                  <w:id w:val="1173056106"/>
                  <w:tag w:val="goog_rdk_126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visited = set()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504538598"/>
        <w:tag w:val="goog_rdk_130"/>
      </w:sdtPr>
      <w:sdtContent>
        <w:p w:rsidR="00000000" w:rsidDel="00000000" w:rsidP="00000000" w:rsidRDefault="00000000" w:rsidRPr="00000000" w14:paraId="00000038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876759023"/>
              <w:tag w:val="goog_rdk_128"/>
            </w:sdtPr>
            <w:sdtContent>
              <w:ins w:author="Prakrithi Jain" w:id="2" w:date="2025-09-01T09:57:35Z"/>
              <w:sdt>
                <w:sdtPr>
                  <w:id w:val="260430152"/>
                  <w:tag w:val="goog_rdk_129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heap = []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569769383"/>
        <w:tag w:val="goog_rdk_133"/>
      </w:sdtPr>
      <w:sdtContent>
        <w:p w:rsidR="00000000" w:rsidDel="00000000" w:rsidP="00000000" w:rsidRDefault="00000000" w:rsidRPr="00000000" w14:paraId="00000039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81704771"/>
              <w:tag w:val="goog_rdk_131"/>
            </w:sdtPr>
            <w:sdtContent>
              <w:ins w:author="Prakrithi Jain" w:id="2" w:date="2025-09-01T09:57:35Z"/>
              <w:sdt>
                <w:sdtPr>
                  <w:id w:val="1657287943"/>
                  <w:tag w:val="goog_rdk_13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heapq.heappush(heap, (manhattan(start), 0, start, []))  # (f, g, state, path)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788385436"/>
        <w:tag w:val="goog_rdk_135"/>
      </w:sdtPr>
      <w:sdtContent>
        <w:p w:rsidR="00000000" w:rsidDel="00000000" w:rsidP="00000000" w:rsidRDefault="00000000" w:rsidRPr="00000000" w14:paraId="0000003A">
          <w:pPr>
            <w:rPr>
              <w:ins w:author="Prakrithi Jain" w:id="2" w:date="2025-09-01T09:57:35Z"/>
              <w:b w:val="1"/>
            </w:rPr>
          </w:pPr>
          <w:sdt>
            <w:sdtPr>
              <w:id w:val="1951832570"/>
              <w:tag w:val="goog_rdk_134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525121467"/>
        <w:tag w:val="goog_rdk_138"/>
      </w:sdtPr>
      <w:sdtContent>
        <w:p w:rsidR="00000000" w:rsidDel="00000000" w:rsidP="00000000" w:rsidRDefault="00000000" w:rsidRPr="00000000" w14:paraId="0000003B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750938361"/>
              <w:tag w:val="goog_rdk_136"/>
            </w:sdtPr>
            <w:sdtContent>
              <w:ins w:author="Prakrithi Jain" w:id="2" w:date="2025-09-01T09:57:35Z"/>
              <w:sdt>
                <w:sdtPr>
                  <w:id w:val="-659772529"/>
                  <w:tag w:val="goog_rdk_13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while heap: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649062571"/>
        <w:tag w:val="goog_rdk_141"/>
      </w:sdtPr>
      <w:sdtContent>
        <w:p w:rsidR="00000000" w:rsidDel="00000000" w:rsidP="00000000" w:rsidRDefault="00000000" w:rsidRPr="00000000" w14:paraId="0000003C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26925902"/>
              <w:tag w:val="goog_rdk_139"/>
            </w:sdtPr>
            <w:sdtContent>
              <w:ins w:author="Prakrithi Jain" w:id="2" w:date="2025-09-01T09:57:35Z"/>
              <w:sdt>
                <w:sdtPr>
                  <w:id w:val="-370457917"/>
                  <w:tag w:val="goog_rdk_14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f, g, current, path = heapq.heappop(heap)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616132012"/>
        <w:tag w:val="goog_rdk_144"/>
      </w:sdtPr>
      <w:sdtContent>
        <w:p w:rsidR="00000000" w:rsidDel="00000000" w:rsidP="00000000" w:rsidRDefault="00000000" w:rsidRPr="00000000" w14:paraId="0000003D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375503153"/>
              <w:tag w:val="goog_rdk_142"/>
            </w:sdtPr>
            <w:sdtContent>
              <w:ins w:author="Prakrithi Jain" w:id="2" w:date="2025-09-01T09:57:35Z"/>
              <w:sdt>
                <w:sdtPr>
                  <w:id w:val="-2043912485"/>
                  <w:tag w:val="goog_rdk_143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if current == GOAL_STATE: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66702737"/>
        <w:tag w:val="goog_rdk_147"/>
      </w:sdtPr>
      <w:sdtContent>
        <w:p w:rsidR="00000000" w:rsidDel="00000000" w:rsidP="00000000" w:rsidRDefault="00000000" w:rsidRPr="00000000" w14:paraId="0000003E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26790089"/>
              <w:tag w:val="goog_rdk_145"/>
            </w:sdtPr>
            <w:sdtContent>
              <w:ins w:author="Prakrithi Jain" w:id="2" w:date="2025-09-01T09:57:35Z"/>
              <w:sdt>
                <w:sdtPr>
                  <w:id w:val="-1602563919"/>
                  <w:tag w:val="goog_rdk_146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return path + [current]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184555542"/>
        <w:tag w:val="goog_rdk_149"/>
      </w:sdtPr>
      <w:sdtContent>
        <w:p w:rsidR="00000000" w:rsidDel="00000000" w:rsidP="00000000" w:rsidRDefault="00000000" w:rsidRPr="00000000" w14:paraId="0000003F">
          <w:pPr>
            <w:rPr>
              <w:ins w:author="Prakrithi Jain" w:id="2" w:date="2025-09-01T09:57:35Z"/>
              <w:b w:val="1"/>
            </w:rPr>
          </w:pPr>
          <w:sdt>
            <w:sdtPr>
              <w:id w:val="-1851716615"/>
              <w:tag w:val="goog_rdk_148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46454468"/>
        <w:tag w:val="goog_rdk_152"/>
      </w:sdtPr>
      <w:sdtContent>
        <w:p w:rsidR="00000000" w:rsidDel="00000000" w:rsidP="00000000" w:rsidRDefault="00000000" w:rsidRPr="00000000" w14:paraId="00000040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2099130358"/>
              <w:tag w:val="goog_rdk_150"/>
            </w:sdtPr>
            <w:sdtContent>
              <w:ins w:author="Prakrithi Jain" w:id="2" w:date="2025-09-01T09:57:35Z"/>
              <w:sdt>
                <w:sdtPr>
                  <w:id w:val="-847174262"/>
                  <w:tag w:val="goog_rdk_15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state_tuple = tuple(flatten(current))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362146720"/>
        <w:tag w:val="goog_rdk_155"/>
      </w:sdtPr>
      <w:sdtContent>
        <w:p w:rsidR="00000000" w:rsidDel="00000000" w:rsidP="00000000" w:rsidRDefault="00000000" w:rsidRPr="00000000" w14:paraId="00000041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739296095"/>
              <w:tag w:val="goog_rdk_153"/>
            </w:sdtPr>
            <w:sdtContent>
              <w:ins w:author="Prakrithi Jain" w:id="2" w:date="2025-09-01T09:57:35Z"/>
              <w:sdt>
                <w:sdtPr>
                  <w:id w:val="-197060748"/>
                  <w:tag w:val="goog_rdk_15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if state_tuple in visited: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654261295"/>
        <w:tag w:val="goog_rdk_158"/>
      </w:sdtPr>
      <w:sdtContent>
        <w:p w:rsidR="00000000" w:rsidDel="00000000" w:rsidP="00000000" w:rsidRDefault="00000000" w:rsidRPr="00000000" w14:paraId="00000042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868775349"/>
              <w:tag w:val="goog_rdk_156"/>
            </w:sdtPr>
            <w:sdtContent>
              <w:ins w:author="Prakrithi Jain" w:id="2" w:date="2025-09-01T09:57:35Z"/>
              <w:sdt>
                <w:sdtPr>
                  <w:id w:val="1788070025"/>
                  <w:tag w:val="goog_rdk_15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continue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854391009"/>
        <w:tag w:val="goog_rdk_161"/>
      </w:sdtPr>
      <w:sdtContent>
        <w:p w:rsidR="00000000" w:rsidDel="00000000" w:rsidP="00000000" w:rsidRDefault="00000000" w:rsidRPr="00000000" w14:paraId="00000043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825900377"/>
              <w:tag w:val="goog_rdk_159"/>
            </w:sdtPr>
            <w:sdtContent>
              <w:ins w:author="Prakrithi Jain" w:id="2" w:date="2025-09-01T09:57:35Z"/>
              <w:sdt>
                <w:sdtPr>
                  <w:id w:val="1066217403"/>
                  <w:tag w:val="goog_rdk_16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visited.add(state_tuple)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825697162"/>
        <w:tag w:val="goog_rdk_163"/>
      </w:sdtPr>
      <w:sdtContent>
        <w:p w:rsidR="00000000" w:rsidDel="00000000" w:rsidP="00000000" w:rsidRDefault="00000000" w:rsidRPr="00000000" w14:paraId="00000044">
          <w:pPr>
            <w:rPr>
              <w:ins w:author="Prakrithi Jain" w:id="2" w:date="2025-09-01T09:57:35Z"/>
              <w:b w:val="1"/>
            </w:rPr>
          </w:pPr>
          <w:sdt>
            <w:sdtPr>
              <w:id w:val="-1810777777"/>
              <w:tag w:val="goog_rdk_162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3764751"/>
        <w:tag w:val="goog_rdk_166"/>
      </w:sdtPr>
      <w:sdtContent>
        <w:p w:rsidR="00000000" w:rsidDel="00000000" w:rsidP="00000000" w:rsidRDefault="00000000" w:rsidRPr="00000000" w14:paraId="00000045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57287835"/>
              <w:tag w:val="goog_rdk_164"/>
            </w:sdtPr>
            <w:sdtContent>
              <w:ins w:author="Prakrithi Jain" w:id="2" w:date="2025-09-01T09:57:35Z"/>
              <w:sdt>
                <w:sdtPr>
                  <w:id w:val="1322842284"/>
                  <w:tag w:val="goog_rdk_16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for neighbor in get_neighbors(current):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09649328"/>
        <w:tag w:val="goog_rdk_169"/>
      </w:sdtPr>
      <w:sdtContent>
        <w:p w:rsidR="00000000" w:rsidDel="00000000" w:rsidP="00000000" w:rsidRDefault="00000000" w:rsidRPr="00000000" w14:paraId="00000046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722117639"/>
              <w:tag w:val="goog_rdk_167"/>
            </w:sdtPr>
            <w:sdtContent>
              <w:ins w:author="Prakrithi Jain" w:id="2" w:date="2025-09-01T09:57:35Z"/>
              <w:sdt>
                <w:sdtPr>
                  <w:id w:val="984232058"/>
                  <w:tag w:val="goog_rdk_16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heapq.heappush(heap, (g + 1 + manhattan(neighbor), g + 1, neighbor, path + [current]))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514326927"/>
        <w:tag w:val="goog_rdk_171"/>
      </w:sdtPr>
      <w:sdtContent>
        <w:p w:rsidR="00000000" w:rsidDel="00000000" w:rsidP="00000000" w:rsidRDefault="00000000" w:rsidRPr="00000000" w14:paraId="00000047">
          <w:pPr>
            <w:rPr>
              <w:ins w:author="Prakrithi Jain" w:id="2" w:date="2025-09-01T09:57:35Z"/>
              <w:b w:val="1"/>
            </w:rPr>
          </w:pPr>
          <w:sdt>
            <w:sdtPr>
              <w:id w:val="-1004410523"/>
              <w:tag w:val="goog_rdk_170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750766827"/>
        <w:tag w:val="goog_rdk_174"/>
      </w:sdtPr>
      <w:sdtContent>
        <w:p w:rsidR="00000000" w:rsidDel="00000000" w:rsidP="00000000" w:rsidRDefault="00000000" w:rsidRPr="00000000" w14:paraId="00000048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884693573"/>
              <w:tag w:val="goog_rdk_172"/>
            </w:sdtPr>
            <w:sdtContent>
              <w:ins w:author="Prakrithi Jain" w:id="2" w:date="2025-09-01T09:57:35Z"/>
              <w:sdt>
                <w:sdtPr>
                  <w:id w:val="973905237"/>
                  <w:tag w:val="goog_rdk_173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return None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804650134"/>
        <w:tag w:val="goog_rdk_176"/>
      </w:sdtPr>
      <w:sdtContent>
        <w:p w:rsidR="00000000" w:rsidDel="00000000" w:rsidP="00000000" w:rsidRDefault="00000000" w:rsidRPr="00000000" w14:paraId="00000049">
          <w:pPr>
            <w:rPr>
              <w:ins w:author="Prakrithi Jain" w:id="2" w:date="2025-09-01T09:57:35Z"/>
              <w:b w:val="1"/>
            </w:rPr>
          </w:pPr>
          <w:sdt>
            <w:sdtPr>
              <w:id w:val="-1316591134"/>
              <w:tag w:val="goog_rdk_175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021489212"/>
        <w:tag w:val="goog_rdk_179"/>
      </w:sdtPr>
      <w:sdtContent>
        <w:p w:rsidR="00000000" w:rsidDel="00000000" w:rsidP="00000000" w:rsidRDefault="00000000" w:rsidRPr="00000000" w14:paraId="0000004A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315676304"/>
              <w:tag w:val="goog_rdk_177"/>
            </w:sdtPr>
            <w:sdtContent>
              <w:ins w:author="Prakrithi Jain" w:id="2" w:date="2025-09-01T09:57:35Z"/>
              <w:sdt>
                <w:sdtPr>
                  <w:id w:val="-941490373"/>
                  <w:tag w:val="goog_rdk_17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Example usage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2124778093"/>
        <w:tag w:val="goog_rdk_182"/>
      </w:sdtPr>
      <w:sdtContent>
        <w:p w:rsidR="00000000" w:rsidDel="00000000" w:rsidP="00000000" w:rsidRDefault="00000000" w:rsidRPr="00000000" w14:paraId="0000004B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54145784"/>
              <w:tag w:val="goog_rdk_180"/>
            </w:sdtPr>
            <w:sdtContent>
              <w:ins w:author="Prakrithi Jain" w:id="2" w:date="2025-09-01T09:57:35Z"/>
              <w:sdt>
                <w:sdtPr>
                  <w:id w:val="1853318426"/>
                  <w:tag w:val="goog_rdk_18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start_state = [[1,2,3],[0,4,6],[7,5,8]]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24856832"/>
        <w:tag w:val="goog_rdk_185"/>
      </w:sdtPr>
      <w:sdtContent>
        <w:p w:rsidR="00000000" w:rsidDel="00000000" w:rsidP="00000000" w:rsidRDefault="00000000" w:rsidRPr="00000000" w14:paraId="0000004C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417656586"/>
              <w:tag w:val="goog_rdk_183"/>
            </w:sdtPr>
            <w:sdtContent>
              <w:ins w:author="Prakrithi Jain" w:id="2" w:date="2025-09-01T09:57:35Z"/>
              <w:sdt>
                <w:sdtPr>
                  <w:id w:val="-1061275582"/>
                  <w:tag w:val="goog_rdk_18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solution = a_star(start_state)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372546951"/>
        <w:tag w:val="goog_rdk_187"/>
      </w:sdtPr>
      <w:sdtContent>
        <w:p w:rsidR="00000000" w:rsidDel="00000000" w:rsidP="00000000" w:rsidRDefault="00000000" w:rsidRPr="00000000" w14:paraId="0000004D">
          <w:pPr>
            <w:rPr>
              <w:ins w:author="Prakrithi Jain" w:id="2" w:date="2025-09-01T09:57:35Z"/>
              <w:b w:val="1"/>
            </w:rPr>
          </w:pPr>
          <w:sdt>
            <w:sdtPr>
              <w:id w:val="123318606"/>
              <w:tag w:val="goog_rdk_186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102533443"/>
        <w:tag w:val="goog_rdk_190"/>
      </w:sdtPr>
      <w:sdtContent>
        <w:p w:rsidR="00000000" w:rsidDel="00000000" w:rsidP="00000000" w:rsidRDefault="00000000" w:rsidRPr="00000000" w14:paraId="0000004E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767484127"/>
              <w:tag w:val="goog_rdk_188"/>
            </w:sdtPr>
            <w:sdtContent>
              <w:ins w:author="Prakrithi Jain" w:id="2" w:date="2025-09-01T09:57:35Z"/>
              <w:sdt>
                <w:sdtPr>
                  <w:id w:val="-738089870"/>
                  <w:tag w:val="goog_rdk_189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# Print solution steps                                                                                                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036416231"/>
        <w:tag w:val="goog_rdk_193"/>
      </w:sdtPr>
      <w:sdtContent>
        <w:p w:rsidR="00000000" w:rsidDel="00000000" w:rsidP="00000000" w:rsidRDefault="00000000" w:rsidRPr="00000000" w14:paraId="0000004F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638637331"/>
              <w:tag w:val="goog_rdk_191"/>
            </w:sdtPr>
            <w:sdtContent>
              <w:ins w:author="Prakrithi Jain" w:id="2" w:date="2025-09-01T09:57:35Z"/>
              <w:sdt>
                <w:sdtPr>
                  <w:id w:val="-1698152359"/>
                  <w:tag w:val="goog_rdk_192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if solution: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832204597"/>
        <w:tag w:val="goog_rdk_196"/>
      </w:sdtPr>
      <w:sdtContent>
        <w:p w:rsidR="00000000" w:rsidDel="00000000" w:rsidP="00000000" w:rsidRDefault="00000000" w:rsidRPr="00000000" w14:paraId="00000050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558922757"/>
              <w:tag w:val="goog_rdk_194"/>
            </w:sdtPr>
            <w:sdtContent>
              <w:ins w:author="Prakrithi Jain" w:id="2" w:date="2025-09-01T09:57:35Z"/>
              <w:sdt>
                <w:sdtPr>
                  <w:id w:val="-1284407528"/>
                  <w:tag w:val="goog_rdk_195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for step in solution: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119954364"/>
        <w:tag w:val="goog_rdk_199"/>
      </w:sdtPr>
      <w:sdtContent>
        <w:p w:rsidR="00000000" w:rsidDel="00000000" w:rsidP="00000000" w:rsidRDefault="00000000" w:rsidRPr="00000000" w14:paraId="00000051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612060024"/>
              <w:tag w:val="goog_rdk_197"/>
            </w:sdtPr>
            <w:sdtContent>
              <w:ins w:author="Prakrithi Jain" w:id="2" w:date="2025-09-01T09:57:35Z"/>
              <w:sdt>
                <w:sdtPr>
                  <w:id w:val="1085223642"/>
                  <w:tag w:val="goog_rdk_198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for row in step: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706069076"/>
        <w:tag w:val="goog_rdk_202"/>
      </w:sdtPr>
      <w:sdtContent>
        <w:p w:rsidR="00000000" w:rsidDel="00000000" w:rsidP="00000000" w:rsidRDefault="00000000" w:rsidRPr="00000000" w14:paraId="00000052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1385041880"/>
              <w:tag w:val="goog_rdk_200"/>
            </w:sdtPr>
            <w:sdtContent>
              <w:ins w:author="Prakrithi Jain" w:id="2" w:date="2025-09-01T09:57:35Z"/>
              <w:sdt>
                <w:sdtPr>
                  <w:id w:val="-989705558"/>
                  <w:tag w:val="goog_rdk_201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    print(row)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822612778"/>
        <w:tag w:val="goog_rdk_205"/>
      </w:sdtPr>
      <w:sdtContent>
        <w:p w:rsidR="00000000" w:rsidDel="00000000" w:rsidP="00000000" w:rsidRDefault="00000000" w:rsidRPr="00000000" w14:paraId="00000053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211101249"/>
              <w:tag w:val="goog_rdk_203"/>
            </w:sdtPr>
            <w:sdtContent>
              <w:ins w:author="Prakrithi Jain" w:id="2" w:date="2025-09-01T09:57:35Z"/>
              <w:sdt>
                <w:sdtPr>
                  <w:id w:val="-1546639648"/>
                  <w:tag w:val="goog_rdk_204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    print("------")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2029851219"/>
        <w:tag w:val="goog_rdk_208"/>
      </w:sdtPr>
      <w:sdtContent>
        <w:p w:rsidR="00000000" w:rsidDel="00000000" w:rsidP="00000000" w:rsidRDefault="00000000" w:rsidRPr="00000000" w14:paraId="00000054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371693668"/>
              <w:tag w:val="goog_rdk_206"/>
            </w:sdtPr>
            <w:sdtContent>
              <w:ins w:author="Prakrithi Jain" w:id="2" w:date="2025-09-01T09:57:35Z"/>
              <w:sdt>
                <w:sdtPr>
                  <w:id w:val="-1155662511"/>
                  <w:tag w:val="goog_rdk_207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else: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1535339103"/>
        <w:tag w:val="goog_rdk_211"/>
      </w:sdtPr>
      <w:sdtContent>
        <w:p w:rsidR="00000000" w:rsidDel="00000000" w:rsidP="00000000" w:rsidRDefault="00000000" w:rsidRPr="00000000" w14:paraId="00000055">
          <w:pPr>
            <w:rPr>
              <w:ins w:author="Prakrithi Jain" w:id="2" w:date="2025-09-01T09:57:35Z"/>
              <w:b w:val="1"/>
              <w:rPrChange w:author="Prakrithi Jain" w:id="3" w:date="2025-09-01T09:57:35Z">
                <w:rPr>
                  <w:b w:val="1"/>
                </w:rPr>
              </w:rPrChange>
            </w:rPr>
          </w:pPr>
          <w:sdt>
            <w:sdtPr>
              <w:id w:val="-1989849434"/>
              <w:tag w:val="goog_rdk_209"/>
            </w:sdtPr>
            <w:sdtContent>
              <w:ins w:author="Prakrithi Jain" w:id="2" w:date="2025-09-01T09:57:35Z"/>
              <w:sdt>
                <w:sdtPr>
                  <w:id w:val="-1633399158"/>
                  <w:tag w:val="goog_rdk_210"/>
                </w:sdtPr>
                <w:sdtContent>
                  <w:ins w:author="Prakrithi Jain" w:id="2" w:date="2025-09-01T09:57:35Z">
                    <w:r w:rsidDel="00000000" w:rsidR="00000000" w:rsidRPr="00000000">
                      <w:rPr>
                        <w:b w:val="1"/>
                        <w:rtl w:val="0"/>
                        <w:rPrChange w:author="Prakrithi Jain" w:id="3" w:date="2025-09-01T09:57:35Z">
                          <w:rPr>
                            <w:b w:val="1"/>
                          </w:rPr>
                        </w:rPrChange>
                      </w:rPr>
                      <w:t xml:space="preserve">    print("No solution found.")</w:t>
                    </w:r>
                  </w:ins>
                </w:sdtContent>
              </w:sdt>
              <w:ins w:author="Prakrithi Jain" w:id="2" w:date="2025-09-01T09:57:35Z"/>
            </w:sdtContent>
          </w:sdt>
        </w:p>
      </w:sdtContent>
    </w:sdt>
    <w:sdt>
      <w:sdtPr>
        <w:id w:val="-35708504"/>
        <w:tag w:val="goog_rdk_213"/>
      </w:sdtPr>
      <w:sdtContent>
        <w:p w:rsidR="00000000" w:rsidDel="00000000" w:rsidP="00000000" w:rsidRDefault="00000000" w:rsidRPr="00000000" w14:paraId="00000056">
          <w:pPr>
            <w:rPr>
              <w:ins w:author="Prakrithi Jain" w:id="2" w:date="2025-09-01T09:57:35Z"/>
              <w:b w:val="1"/>
            </w:rPr>
          </w:pPr>
          <w:sdt>
            <w:sdtPr>
              <w:id w:val="91912036"/>
              <w:tag w:val="goog_rdk_212"/>
            </w:sdtPr>
            <w:sdtContent>
              <w:ins w:author="Prakrithi Jain" w:id="2" w:date="2025-09-01T09:57:3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2093704309"/>
        <w:tag w:val="goog_rdk_215"/>
      </w:sdtPr>
      <w:sdtContent>
        <w:p w:rsidR="00000000" w:rsidDel="00000000" w:rsidP="00000000" w:rsidRDefault="00000000" w:rsidRPr="00000000" w14:paraId="00000057">
          <w:pPr>
            <w:rPr>
              <w:b w:val="1"/>
              <w:rPrChange w:author="Prakrithi Jain" w:id="3" w:date="2025-09-01T09:57:35Z">
                <w:rPr>
                  <w:rFonts w:ascii="Courier New" w:cs="Courier New" w:eastAsia="Courier New" w:hAnsi="Courier New"/>
                  <w:sz w:val="18"/>
                  <w:szCs w:val="18"/>
                </w:rPr>
              </w:rPrChange>
            </w:rPr>
          </w:pPr>
          <w:sdt>
            <w:sdtPr>
              <w:id w:val="1616269143"/>
              <w:tag w:val="goog_rdk_21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id w:val="1332422559"/>
        <w:tag w:val="goog_rdk_219"/>
      </w:sdtPr>
      <w:sdtContent>
        <w:p w:rsidR="00000000" w:rsidDel="00000000" w:rsidP="00000000" w:rsidRDefault="00000000" w:rsidRPr="00000000" w14:paraId="00000064">
          <w:pPr>
            <w:rPr>
              <w:rPrChange w:author="Prakrithi Jain" w:id="5" w:date="2025-09-01T09:55:37Z">
                <w:rPr/>
              </w:rPrChange>
            </w:rPr>
          </w:pPr>
          <w:sdt>
            <w:sdtPr>
              <w:id w:val="-80373592"/>
              <w:tag w:val="goog_rdk_217"/>
            </w:sdtPr>
            <w:sdtContent>
              <w:ins w:author="Prakrithi Jain" w:id="4" w:date="2025-09-01T09:55:37Z">
                <w:r w:rsidDel="00000000" w:rsidR="00000000" w:rsidRPr="00000000">
                  <w:rPr>
                    <w:rPrChange w:author="Prakrithi Jain" w:id="5" w:date="2025-09-01T09:55:37Z">
                      <w:rPr>
                        <w:b w:val="1"/>
                      </w:rPr>
                    </w:rPrChange>
                  </w:rPr>
                  <w:drawing>
                    <wp:inline distB="114300" distT="114300" distL="114300" distR="114300">
                      <wp:extent cx="5943600" cy="7924800"/>
                      <wp:effectExtent b="0" l="0" r="0" t="0"/>
                      <wp:docPr id="6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792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ins>
            </w:sdtContent>
          </w:sdt>
          <w:sdt>
            <w:sdtPr>
              <w:id w:val="276884643"/>
              <w:tag w:val="goog_rdk_21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aVJsJJopaPGK15kX2XDJhu/Zlw==">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